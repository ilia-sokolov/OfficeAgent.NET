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ea533b8964b43a2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Clause"/>
        <w:numPr>
          <w:ilvl w:val="0"/>
          <w:numId w:val="1"/>
        </w:numPr>
      </w:pPr>
      <w:bookmarkStart w:name="Start" w:id="1"/>
      <w:r>
        <w:t>Source with a pending revision</w:t>
      </w:r>
      <w:bookmarkEnd w:id="1"/>
      <w:ins w:author="Corpus Review" w:date="2026-09-12T10:00:00Z" w:id="9">
        <w:r>
          <w:t>Pending</w:t>
        </w:r>
      </w:ins>
    </w:p>
    <w:tbl>
      <w:tblPr>
        <w:tblW w:w="4000" w:type="dxa"/>
      </w:tblPr>
      <w:tblGrid>
        <w:gridCol w:w="2000"/>
        <w:gridCol w:w="2000"/>
      </w:tblGrid>
      <w:tr>
        <w:tc>
          <w:tcPr>
            <w:gridSpan w:val="2"/>
          </w:tcPr>
          <w:p>
            <w:r>
              <w:t>Table content</w:t>
            </w:r>
          </w:p>
        </w:tc>
      </w:tr>
    </w:tbl>
    <w:sdt>
      <w:sdtPr>
        <w:alias w:val="Customer"/>
        <w:tag w:val="Customer"/>
        <w:id w:val="7"/>
        <w:text/>
      </w:sdtPr>
      <w:sdtContent>
        <w:p>
          <w:hyperlink xmlns:r="http://schemas.openxmlformats.org/officeDocument/2006/relationships" r:id="link">
            <w:r>
              <w:t>Web</w:t>
            </w:r>
          </w:hyperlink>
          <w:hyperlink w:anchor="Start">
            <w:r>
              <w:t>Internal</w:t>
            </w:r>
          </w:hyperlink>
        </w:p>
      </w:sdtContent>
    </w:sdt>
    <w:sectPr>
      <w:pgSz w:w="11906" w:h="16838" w:orient="portrait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Clause" w:default="true">
    <w:name w:val="Clause"/>
    <w:rPr>
      <w:color w:val="33663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6896653e1cf4cc6" /><Relationship Type="http://schemas.openxmlformats.org/officeDocument/2006/relationships/numbering" Target="/word/numbering.xml" Id="Rf61601b5f83343d4" /><Relationship Type="http://schemas.openxmlformats.org/officeDocument/2006/relationships/hyperlink" Target="https://example.com/" TargetMode="External" Id="link" /></Relationships>
</file>