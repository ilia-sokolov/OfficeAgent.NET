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del w:author="Preservation Agent" w:date="2026-09-14T08:00:00Z" w:id="102">
        <w:r>
          <w:rPr>
            <w:b/>
          </w:rPr>
          <w:delText xml:space="preserve">tar</w:delText>
        </w:r>
        <w:r>
          <w:rPr>
            <w:i/>
          </w:rPr>
          <w:delText xml:space="preserve">get</w:delText>
        </w:r>
      </w:del>
      <w:ins w:author="Preservation Agent" w:date="2026-09-14T08:00:00Z" w:id="103">
        <w:r>
          <w:rPr>
            <w:b/>
          </w:rPr>
          <w:t xml:space="preserve">objective</w:t>
        </w:r>
      </w:ins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