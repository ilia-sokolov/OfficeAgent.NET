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>Quarterly </w:t>
      </w:r>
      <w:r>
        <w:rPr>
          <w:b/>
        </w:rPr>
        <w:t>tar</w:t>
      </w:r>
      <w:r>
        <w:rPr>
          <w:i/>
        </w:rPr>
        <w:t>get</w:t>
      </w:r>
      <w:r>
        <w:t> remains within plan.</w:t>
      </w:r>
    </w:p>
    <w:p w14:paraId="10000002">
      <w:r>
        <w:t>Prior review: </w:t>
      </w:r>
      <w:ins w:author="Prior Author" w:date="2026-08-01T09:00:00Z" w:id="100">
        <w:r>
          <w:t>approved</w:t>
        </w:r>
      </w:ins>
      <w:r>
        <w:t> / </w:t>
      </w:r>
      <w:del w:author="Prior Author" w:date="2026-08-01T09:01:00Z" w:id="101">
        <w:r>
          <w:delText>draft</w:delText>
        </w:r>
      </w:del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>Nested value</w:t>
              </w:r>
            </w:sdtContent>
          </w:sdt>
          <w:r>
            <w:t> outer end</w:t>
          </w:r>
        </w:p>
      </w:sdtContent>
    </w:sdt>
    <w:p w14:paraId="10000005">
      <w:pPr>
        <w:numPr>
          <w:ilvl w:val="0"/>
          <w:numId w:val="42"/>
        </w:numPr>
      </w:pPr>
      <w:r>
        <w:t>Numbered obligation</w:t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</w:comments>
</file>

<file path=word/commentsExtended.xml><?xml version="1.0" encoding="utf-8"?>
<w15:commentsEx xmlns:w15="http://schemas.microsoft.com/office/word/2012/wordml">
  <w15:commentEx w15:paraId="20000001" w15:done="tru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