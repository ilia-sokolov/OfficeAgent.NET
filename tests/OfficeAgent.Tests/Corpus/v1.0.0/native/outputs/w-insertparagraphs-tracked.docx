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7935174a4fe1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w14:paraId="15CC8A00">
      <w:pPr>
        <w:pStyle w:val="Heading1"/>
        <w:rPr>
          <w:ins w:author="OfficeAgent" w:date="2026-09-22T12:00:00Z" w:id="2"/>
        </w:rPr>
      </w:pPr>
      <w:ins w:author="OfficeAgent" w:date="2026-09-22T12:00:00Z" w:id="1">
        <w:r>
          <w:t xml:space="preserve">Inserted obligation paragraph.</w:t>
        </w:r>
      </w:ins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29f57b70f448cd" /></Relationships>
</file>