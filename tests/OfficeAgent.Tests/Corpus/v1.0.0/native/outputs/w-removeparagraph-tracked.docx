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af9950eaeb4398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  <w:rPr>
          <w:del w:author="OfficeAgent" w:date="2026-09-22T12:00:00Z" w:id="2"/>
        </w:rPr>
      </w:pPr>
      <w:del w:author="OfficeAgent" w:date="2026-09-22T12:00:00Z" w:id="1">
        <w:r>
          <w:delText xml:space="preserve">Service Agreement</w:delText>
        </w:r>
      </w:del>
    </w:p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1cbb01d998f46ef" /></Relationships>
</file>