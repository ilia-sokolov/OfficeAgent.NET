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76C2DAE5">
            <w:r>
              <w:rPr>
                <w:b/>
              </w:rPr>
              <w:t xml:space="preserve">Item</w:t>
            </w:r>
          </w:p>
        </w:tc>
        <w:tc>
          <w:p w14:paraId="03220AE8">
            <w:r>
              <w:rPr>
                <w:b/>
              </w:rPr>
              <w:t xml:space="preserve">Qty</w:t>
            </w:r>
          </w:p>
        </w:tc>
        <w:tc>
          <w:p w14:paraId="1AA9A5D3">
            <w:r>
              <w:rPr>
                <w:b/>
              </w:rPr>
              <w:t xml:space="preserve">Price</w:t>
            </w:r>
          </w:p>
        </w:tc>
      </w:tr>
      <w:tr>
        <w:tc>
          <w:p w14:paraId="6B3BE05F">
            <w:r>
              <w:rPr/>
              <w:t xml:space="preserve">Widget</w:t>
            </w:r>
          </w:p>
        </w:tc>
        <w:tc>
          <w:p w14:paraId="7B90AE21">
            <w:r>
              <w:rPr/>
              <w:t xml:space="preserve">2</w:t>
            </w:r>
          </w:p>
        </w:tc>
        <w:tc>
          <w:p w14:paraId="27AEB460">
            <w:r>
              <w:rPr/>
              <w:t xml:space="preserve">10</w:t>
            </w:r>
          </w:p>
        </w:tc>
      </w:tr>
      <w:tr>
        <w:tc>
          <w:p w14:paraId="02CB62B6">
            <w:del w:author="OfficeAgent" w:date="2026-10-28T09:42:32Z" w:id="1">
              <w:r>
                <w:rPr/>
                <w:delText xml:space="preserve">Gadget</w:delText>
              </w:r>
            </w:del>
            <w:ins w:author="OfficeAgent" w:date="2026-10-28T09:42:32Z" w:id="2">
              <w:r>
                <w:rPr/>
                <w:t xml:space="preserve">Gizmo</w:t>
              </w:r>
            </w:ins>
          </w:p>
        </w:tc>
        <w:tc>
          <w:p w14:paraId="032B2FA8">
            <w:r>
              <w:rPr/>
              <w:t xml:space="preserve">1</w:t>
            </w:r>
          </w:p>
        </w:tc>
        <w:tc>
          <w:p w14:paraId="0E91846E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