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del w:author="Alice Reviewer" w:date="2026-09-22T12:00:00Z" w:id="1">
        <w:r>
          <w:delText xml:space="preserve">Acme </w:delText>
        </w:r>
        <w:r>
          <w:delText xml:space="preserve">Corp</w:delText>
        </w:r>
      </w:del>
      <w:ins w:author="Alice Reviewer" w:date="2026-09-22T12:00:00Z" w:id="2">
        <w:r>
          <w:t xml:space="preserve">Globex Inc.</w:t>
        </w:r>
      </w:ins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w14:paraId="08A884F6">
      <w:pPr>
        <w:rPr>
          <w:ins w:author="Bob Approver" w:date="2026-09-22T12:00:00Z" w:id="4"/>
        </w:rPr>
      </w:pPr>
      <w:ins w:author="Bob Approver" w:date="2026-09-22T12:00:00Z" w:id="3">
        <w:r>
          <w:t xml:space="preserve">Northwind Traders joins as guarantor.</w:t>
        </w:r>
      </w:ins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