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ins w:author="OfficeAgent" w:date="2026-09-22T12:00:00Z" w:id="1">
        <w:r>
          <w:rPr>
            <w:rStyle w:val="FootnoteReference"/>
          </w:rPr>
          <w:footnoteReference w:id="1"/>
        </w:r>
      </w:ins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footnotes.xml><?xml version="1.0" encoding="utf-8"?>
<w:footnotes xmlns:w="http://schemas.openxmlformats.org/wordprocessingml/2006/main">
  <w:footnote w:type="separator" w:id="-1">
    <w:p xmlns:w14="http://schemas.microsoft.com/office/word/2010/wordml" w14:paraId="5C2A1EB1">
      <w:pPr>
        <w:spacing w:after="0" w:line="240" w:lineRule="auto"/>
      </w:pPr>
      <w:r>
        <w:separator/>
      </w:r>
    </w:p>
  </w:footnote>
  <w:footnote w:type="continuationSeparator" w:id="0">
    <w:p xmlns:w14="http://schemas.microsoft.com/office/word/2010/wordml" w14:paraId="11F8060C">
      <w:pPr>
        <w:spacing w:after="0" w:line="240" w:lineRule="auto"/>
      </w:pPr>
      <w:r>
        <w:continuationSeparator/>
      </w:r>
    </w:p>
  </w:footnote>
  <w:footnote w:id="1">
    <w:p xmlns:w14="http://schemas.microsoft.com/office/word/2010/wordml" w14:paraId="4D9C2041">
      <w:pPr>
        <w:pStyle w:val="FootnoteText"/>
      </w:pPr>
      <w:ins w:author="OfficeAgent" w:date="2026-09-22T12:00:00Z" w:id="2">
        <w:r>
          <w:rPr>
            <w:rStyle w:val="FootnoteReference"/>
          </w:rPr>
          <w:footnoteRef/>
        </w:r>
      </w:ins>
      <w:ins w:author="OfficeAgent" w:date="2026-09-22T12:00:00Z" w:id="3">
        <w:r>
          <w:t xml:space="preserve"> Registered in England.</w:t>
        </w:r>
      </w:ins>
    </w:p>
  </w:footnote>
</w:footnotes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  <w:style w:type="paragraph" w:styleId="FootnoteText">
    <w:name w:val="footnote text"/>
    <w:basedOn w:val="Normal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footnotes" Target="/word/footnotes.xml" Id="R64bc4da0fc4c4212" /></Relationships>
</file>