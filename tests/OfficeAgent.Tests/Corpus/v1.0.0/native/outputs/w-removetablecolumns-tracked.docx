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f17935174a4fe1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6129D8FB">
            <w:r>
              <w:rPr>
                <w:b/>
              </w:rPr>
              <w:t xml:space="preserve">Item</w:t>
            </w:r>
          </w:p>
        </w:tc>
        <w:tc>
          <w:p w14:paraId="284CF94D">
            <w:r>
              <w:rPr>
                <w:b/>
              </w:rPr>
              <w:t xml:space="preserve">Qty</w:t>
            </w:r>
          </w:p>
        </w:tc>
        <w:tc>
          <w:tcPr>
            <w:cellDel w:author="OfficeAgent" w:date="2026-09-22T12:00:00Z" w:id="1"/>
          </w:tcPr>
          <w:p w14:paraId="2E329CA4">
            <w:pPr>
              <w:rPr>
                <w:del w:author="OfficeAgent" w:date="2026-09-22T12:00:00Z" w:id="3"/>
              </w:rPr>
            </w:pPr>
            <w:del w:author="OfficeAgent" w:date="2026-09-22T12:00:00Z" w:id="2">
              <w:r>
                <w:rPr>
                  <w:b/>
                </w:rPr>
                <w:delText xml:space="preserve">Price</w:delText>
              </w:r>
            </w:del>
          </w:p>
        </w:tc>
      </w:tr>
      <w:tr>
        <w:tc>
          <w:p w14:paraId="591221B7">
            <w:r>
              <w:rPr/>
              <w:t xml:space="preserve">Widget</w:t>
            </w:r>
          </w:p>
        </w:tc>
        <w:tc>
          <w:p w14:paraId="7BCA6686">
            <w:r>
              <w:rPr/>
              <w:t xml:space="preserve">2</w:t>
            </w:r>
          </w:p>
        </w:tc>
        <w:tc>
          <w:tcPr>
            <w:cellDel w:author="OfficeAgent" w:date="2026-09-22T12:00:00Z" w:id="4"/>
          </w:tcPr>
          <w:p w14:paraId="3ED26A11">
            <w:pPr>
              <w:rPr>
                <w:del w:author="OfficeAgent" w:date="2026-09-22T12:00:00Z" w:id="6"/>
              </w:rPr>
            </w:pPr>
            <w:del w:author="OfficeAgent" w:date="2026-09-22T12:00:00Z" w:id="5">
              <w:r>
                <w:rPr/>
                <w:delText xml:space="preserve">10</w:delText>
              </w:r>
            </w:del>
          </w:p>
        </w:tc>
      </w:tr>
      <w:tr>
        <w:tc>
          <w:p w14:paraId="457D26C6">
            <w:r>
              <w:rPr/>
              <w:t xml:space="preserve">Gadget</w:t>
            </w:r>
          </w:p>
        </w:tc>
        <w:tc>
          <w:p w14:paraId="1D1E0122">
            <w:r>
              <w:rPr/>
              <w:t xml:space="preserve">1</w:t>
            </w:r>
          </w:p>
        </w:tc>
        <w:tc>
          <w:tcPr>
            <w:cellDel w:author="OfficeAgent" w:date="2026-09-22T12:00:00Z" w:id="7"/>
          </w:tcPr>
          <w:p w14:paraId="46572FF2">
            <w:pPr>
              <w:rPr>
                <w:del w:author="OfficeAgent" w:date="2026-09-22T12:00:00Z" w:id="9"/>
              </w:rPr>
            </w:pPr>
            <w:del w:author="OfficeAgent" w:date="2026-09-22T12:00:00Z" w:id="8">
              <w:r>
                <w:rPr/>
                <w:delText xml:space="preserve">25</w:delText>
              </w:r>
            </w:del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a29f57b70f448cd" /></Relationships>
</file>