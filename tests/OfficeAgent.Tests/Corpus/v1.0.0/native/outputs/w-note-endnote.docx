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ins w:author="OfficeAgent" w:date="2026-09-22T12:00:00Z" w:id="1">
        <w:r>
          <w:rPr>
            <w:rStyle w:val="EndnoteReference"/>
          </w:rPr>
          <w:endnoteReference w:id="1"/>
        </w:r>
      </w:ins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endnotes.xml><?xml version="1.0" encoding="utf-8"?>
<w:endnotes xmlns:w="http://schemas.openxmlformats.org/wordprocessingml/2006/main">
  <w:endnote w:type="separator" w:id="-1">
    <w:p xmlns:w14="http://schemas.microsoft.com/office/word/2010/wordml" w14:paraId="08D5092A">
      <w:pPr>
        <w:spacing w:after="0" w:line="240" w:lineRule="auto"/>
      </w:pPr>
      <w:r>
        <w:separator/>
      </w:r>
    </w:p>
  </w:endnote>
  <w:endnote w:type="continuationSeparator" w:id="0">
    <w:p xmlns:w14="http://schemas.microsoft.com/office/word/2010/wordml" w14:paraId="3DFE0340">
      <w:pPr>
        <w:spacing w:after="0" w:line="240" w:lineRule="auto"/>
      </w:pPr>
      <w:r>
        <w:continuationSeparator/>
      </w:r>
    </w:p>
  </w:endnote>
  <w:endnote w:id="1">
    <w:p xmlns:w14="http://schemas.microsoft.com/office/word/2010/wordml" w14:paraId="6C89FE66">
      <w:pPr>
        <w:pStyle w:val="EndnoteText"/>
      </w:pPr>
      <w:ins w:author="OfficeAgent" w:date="2026-09-22T12:00:00Z" w:id="2">
        <w:r>
          <w:rPr>
            <w:rStyle w:val="EndnoteReference"/>
          </w:rPr>
          <w:endnoteRef/>
        </w:r>
      </w:ins>
      <w:ins w:author="OfficeAgent" w:date="2026-09-22T12:00:00Z" w:id="3">
        <w:r>
          <w:t xml:space="preserve"> See schedule 2.</w:t>
        </w:r>
      </w:ins>
    </w:p>
  </w:endnote>
</w:endnotes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  <w:style w:type="paragraph" w:styleId="EndnoteText">
    <w:name w:val="endnote text"/>
    <w:basedOn w:val="Normal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Relationship Type="http://schemas.openxmlformats.org/officeDocument/2006/relationships/endnotes" Target="/word/endnotes.xml" Id="R818c9bab6c8f4582" /></Relationships>
</file>