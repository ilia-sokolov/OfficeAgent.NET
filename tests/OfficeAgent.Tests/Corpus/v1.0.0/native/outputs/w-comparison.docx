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del w:author="OfficeAgent" w:date="2026-10-28T09:42:32Z" w:id="1">
        <w:r>
          <w:delText xml:space="preserve">Acme </w:delText>
        </w:r>
        <w:r>
          <w:delText xml:space="preserve">Corp</w:delText>
        </w:r>
        <w:r>
          <w:delText xml:space="preserve"> shall provide services to </w:delText>
        </w:r>
        <w:r>
          <w:delText xml:space="preserve">Acme Corp</w:delText>
        </w:r>
        <w:r>
          <w:delText xml:space="preserve">.</w:delText>
        </w:r>
      </w:del>
      <w:ins w:author="OfficeAgent" w:date="2026-10-28T09:42:32Z" w:id="2">
        <w:r>
          <w:t xml:space="preserve">Globex Inc. shall provide services to Acme Corp.</w:t>
        </w:r>
      </w:ins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/Relationships>
</file>