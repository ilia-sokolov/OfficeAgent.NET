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people.xml" ContentType="application/vnd.openxmlformats-officedocument.wordprocessingml.peop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1" /></Relationships>
</file>

<file path=word/document.xml><?xml version="1.0" encoding="utf-8"?>
<w:document xmlns:w14="http://schemas.microsoft.com/office/word/2010/wordml" xmlns:w="http://schemas.openxmlformats.org/wordprocessingml/2006/main">
  <w:body>
    <w:p w14:paraId="10000001">
      <w:r>
        <w:t>Quarterly </w:t>
      </w:r>
      <w:r>
        <w:rPr>
          <w:b/>
        </w:rPr>
        <w:t>tar</w:t>
      </w:r>
      <w:r>
        <w:rPr>
          <w:i/>
        </w:rPr>
        <w:t>get</w:t>
      </w:r>
      <w:r>
        <w:t> remains within plan.</w:t>
      </w:r>
    </w:p>
    <w:p w14:paraId="10000002">
      <w:r>
        <w:t>Prior review: </w:t>
      </w:r>
      <w:ins w:author="Prior Author" w:date="2026-08-01T09:00:00Z" w:id="100">
        <w:r>
          <w:t>approved</w:t>
        </w:r>
      </w:ins>
      <w:r>
        <w:t> / </w:t>
      </w:r>
      <w:del w:author="Prior Author" w:date="2026-08-01T09:01:00Z" w:id="101">
        <w:r>
          <w:delText>draft</w:delText>
        </w:r>
      </w:del>
    </w:p>
    <w:p w14:paraId="10000003">
      <w:commentRangeStart w:id="1"/>
      <w:r>
        <w:t>Commented clause</w:t>
      </w:r>
      <w:commentRangeEnd w:id="1"/>
      <w:r>
        <w:commentReference w:id="1"/>
      </w:r>
    </w:p>
    <w:sdt>
      <w:sdtPr>
        <w:tag w:val="OuterClause"/>
        <w:id w:val="2001"/>
      </w:sdtPr>
      <w:sdtContent>
        <w:p w14:paraId="10000004">
          <w:r>
            <w:t>Outer start </w:t>
          </w:r>
          <w:sdt>
            <w:sdtPr>
              <w:tag w:val="InnerParty"/>
              <w:id w:val="2002"/>
            </w:sdtPr>
            <w:sdtContent>
              <w:r>
                <w:t>Nested value</w:t>
              </w:r>
            </w:sdtContent>
          </w:sdt>
          <w:r>
            <w:t> outer end</w:t>
          </w:r>
        </w:p>
      </w:sdtContent>
    </w:sdt>
    <w:p w14:paraId="10000005">
      <w:pPr>
        <w:numPr>
          <w:ilvl w:val="0"/>
          <w:numId w:val="42"/>
        </w:numPr>
      </w:pPr>
      <w:commentRangeStart w:id="2"/>
      <w:r>
        <w:t xml:space="preserve">Numbered obligation</w:t>
      </w:r>
      <w:commentRangeEnd w:id="2"/>
      <w:r>
        <w:commentReference w:id="2"/>
      </w:r>
    </w:p>
    <w:p w14:paraId="10000006">
      <w:r>
        <w:t>Page </w:t>
      </w:r>
      <w:fldSimple w:instr="PAGE">
        <w:r>
          <w:t>7</w:t>
        </w:r>
      </w:fldSimple>
    </w:p>
    <w:p w14:paraId="10000007">
      <w:pPr>
        <w:sectPr>
          <w:type w:val="nextPage"/>
          <w:pgSz w:w="16838" w:h="11906" w:orient="landscape"/>
        </w:sectPr>
      </w:pPr>
      <w:r>
        <w:t>Landscape appendix</w:t>
      </w:r>
    </w:p>
    <w:sectPr>
      <w:pgSz w:w="11906" w:h="16838"/>
      <w:pgMar w:top="1440" w:right="1440" w:bottom="1440" w:left="144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R1" w:author="Reviewer One" w:date="2026-08-02T10:00:00Z" w:id="1">
    <w:p w14:paraId="20000001">
      <w:r>
        <w:t>Preserve this review thread.</w:t>
      </w:r>
    </w:p>
  </w:comment>
  <w:comment w:initials="OA" w:author="Legal" w:date="2026-10-24T20:31:24.9203571Z" w:id="2">
    <w:p w14:paraId="1286F07A">
      <w:r>
        <w:t xml:space="preserve">Confirm the obligation owner.</w:t>
      </w:r>
    </w:p>
  </w:comment>
</w:comments>
</file>

<file path=word/commentsExtended.xml><?xml version="1.0" encoding="utf-8"?>
<w15:commentsEx xmlns:w15="http://schemas.microsoft.com/office/word/2012/wordml">
  <w15:commentEx w15:paraId="20000001" w15:done="false"/>
  <w15:commentEx w15:paraId="1286F07A" w15:done="false"/>
</w15:commentsEx>
</file>

<file path=word/commentsIds.xml><?xml version="1.0" encoding="utf-8"?>
<w16cid:commentsIds xmlns:w16cid="http://schemas.microsoft.com/office/word/2016/wordml/cid">
  <w16cid:commentId w16cid:paraId="20000001" w16cid:durableId="D0000001"/>
</w16cid:commentsIds>
</file>

<file path=word/numbering.xml><?xml version="1.0" encoding="utf-8"?>
<w:numbering xmlns:w="http://schemas.openxmlformats.org/wordprocessingml/2006/main">
  <w:abstractNum w:abstractNumId="10">
    <w:lvl w:ilvl="0">
      <w:start w:val="1"/>
      <w:numFmt w:val="decimal"/>
      <w:lvlText w:val="%1."/>
    </w:lvl>
  </w:abstractNum>
  <w:num w:numId="42">
    <w:abstractNumId w:val="10"/>
  </w:num>
</w:numbering>
</file>

<file path=word/people.xml><?xml version="1.0" encoding="utf-8"?>
<w15:people xmlns:w15="http://schemas.microsoft.com/office/word/2012/wordml">
  <w15:person w15:author="Reviewer One"/>
</w15:people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numbering" /><Relationship Type="http://schemas.openxmlformats.org/officeDocument/2006/relationships/comments" Target="/word/comments.xml" Id="comments" /><Relationship Type="http://schemas.microsoft.com/office/2011/relationships/commentsExtended" Target="/word/commentsExtended.xml" Id="commentsExtended" /><Relationship Type="http://schemas.microsoft.com/office/2016/09/relationships/commentsIds" Target="/word/commentsIds.xml" Id="commentsIds" /><Relationship Type="http://schemas.microsoft.com/office/2011/relationships/people" Target="/word/people.xml" Id="people" /></Relationships>
</file>