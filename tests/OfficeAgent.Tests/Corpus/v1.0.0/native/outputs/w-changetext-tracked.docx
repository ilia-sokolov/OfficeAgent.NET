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3ae374e3904c3e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del w:author="OfficeAgent" w:date="2026-09-22T12:00:00Z" w:id="1">
        <w:r>
          <w:delText xml:space="preserve">Acme </w:delText>
        </w:r>
        <w:r>
          <w:delText xml:space="preserve">Corp</w:delText>
        </w:r>
      </w:del>
      <w:ins w:author="OfficeAgent" w:date="2026-09-22T12:00:00Z" w:id="2">
        <w:r>
          <w:t xml:space="preserve">Globex Inc.</w:t>
        </w:r>
      </w:ins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cc372c21c1044bd" /></Relationships>
</file>