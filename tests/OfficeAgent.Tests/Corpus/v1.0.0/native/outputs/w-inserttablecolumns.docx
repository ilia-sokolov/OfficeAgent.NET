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5ad75fe6dfd4065" /></Relationships>
</file>

<file path=word/document.xml><?xml version="1.0" encoding="utf-8"?>
<w:document xmlns:w14="http://schemas.microsoft.com/office/word/2010/wordml" xmlns:w="http://schemas.openxmlformats.org/wordprocessingml/2006/main">
  <w:body>
    <w:p xmlns:w14="http://schemas.microsoft.com/office/word/2010/wordml" w14:paraId="00000001">
      <w:pPr>
        <w:pStyle w:val="Heading1"/>
      </w:pPr>
      <w:r>
        <w:t>Service Agreement</w:t>
      </w:r>
    </w:p>
    <w:tbl>
      <w:tblPr>
        <w:tblStyle w:val="TableGrid"/>
        <w:tblW w:w="5000" w:type="pct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120"/>
        <w:gridCol w:w="3120"/>
        <w:gridCol w:w="3120"/>
      </w:tblGrid>
      <w:tr>
        <w:tc>
          <w:p w14:paraId="5E4010C6">
            <w:r>
              <w:rPr>
                <w:b/>
              </w:rPr>
              <w:t xml:space="preserve">Item</w:t>
            </w:r>
          </w:p>
        </w:tc>
        <w:tc>
          <w:p w14:paraId="6205EE48">
            <w:r>
              <w:rPr>
                <w:b/>
              </w:rPr>
              <w:t xml:space="preserve">Qty</w:t>
            </w:r>
          </w:p>
        </w:tc>
        <w:tc>
          <w:p w14:paraId="3361AD27">
            <w:r>
              <w:rPr>
                <w:b/>
              </w:rPr>
              <w:t xml:space="preserve">Price</w:t>
            </w:r>
          </w:p>
        </w:tc>
        <w:tc>
          <w:tcPr>
            <w:cellIns w:author="OfficeAgent" w:date="2026-09-22T12:00:00Z" w:id="1"/>
          </w:tcPr>
          <w:p w14:paraId="4D620B1E">
            <w:pPr>
              <w:rPr>
                <w:ins w:author="OfficeAgent" w:date="2026-09-22T12:00:00Z" w:id="3"/>
              </w:rPr>
            </w:pPr>
            <w:ins w:author="OfficeAgent" w:date="2026-09-22T12:00:00Z" w:id="2">
              <w:r>
                <w:t xml:space="preserve">Total</w:t>
              </w:r>
            </w:ins>
          </w:p>
        </w:tc>
      </w:tr>
      <w:tr>
        <w:tc>
          <w:p w14:paraId="4DF1AB7E">
            <w:r>
              <w:rPr/>
              <w:t xml:space="preserve">Widget</w:t>
            </w:r>
          </w:p>
        </w:tc>
        <w:tc>
          <w:p w14:paraId="7409F134">
            <w:r>
              <w:rPr/>
              <w:t xml:space="preserve">2</w:t>
            </w:r>
          </w:p>
        </w:tc>
        <w:tc>
          <w:p w14:paraId="71C6C33C">
            <w:r>
              <w:rPr/>
              <w:t xml:space="preserve">10</w:t>
            </w:r>
          </w:p>
        </w:tc>
        <w:tc>
          <w:tcPr>
            <w:cellIns w:author="OfficeAgent" w:date="2026-09-22T12:00:00Z" w:id="4"/>
          </w:tcPr>
          <w:p w14:paraId="6613298D">
            <w:pPr>
              <w:rPr>
                <w:ins w:author="OfficeAgent" w:date="2026-09-22T12:00:00Z" w:id="6"/>
              </w:rPr>
            </w:pPr>
            <w:ins w:author="OfficeAgent" w:date="2026-09-22T12:00:00Z" w:id="5">
              <w:r>
                <w:t xml:space="preserve">20</w:t>
              </w:r>
            </w:ins>
          </w:p>
        </w:tc>
      </w:tr>
      <w:tr>
        <w:tc>
          <w:p w14:paraId="78D09F9A">
            <w:r>
              <w:rPr/>
              <w:t xml:space="preserve">Gadget</w:t>
            </w:r>
          </w:p>
        </w:tc>
        <w:tc>
          <w:p w14:paraId="7F56612E">
            <w:r>
              <w:rPr/>
              <w:t xml:space="preserve">1</w:t>
            </w:r>
          </w:p>
        </w:tc>
        <w:tc>
          <w:p w14:paraId="6C3E0508">
            <w:r>
              <w:rPr/>
              <w:t xml:space="preserve">25</w:t>
            </w:r>
          </w:p>
        </w:tc>
        <w:tc>
          <w:tcPr>
            <w:cellIns w:author="OfficeAgent" w:date="2026-09-22T12:00:00Z" w:id="7"/>
          </w:tcPr>
          <w:p w14:paraId="2603328B">
            <w:pPr>
              <w:rPr>
                <w:ins w:author="OfficeAgent" w:date="2026-09-22T12:00:00Z" w:id="9"/>
              </w:rPr>
            </w:pPr>
            <w:ins w:author="OfficeAgent" w:date="2026-09-22T12:00:00Z" w:id="8">
              <w:r>
                <w:t xml:space="preserve">25</w:t>
              </w:r>
            </w:ins>
          </w:p>
        </w:tc>
      </w:tr>
    </w:tbl>
    <w:p xmlns:w14="http://schemas.microsoft.com/office/word/2010/wordml" w14:paraId="00000002">
      <w:r>
        <w:t xml:space="preserve">Acme </w:t>
      </w:r>
      <w:r>
        <w:t xml:space="preserve">Corp</w:t>
      </w:r>
      <w:r>
        <w:t xml:space="preserve"> shall provide services to </w:t>
      </w:r>
      <w:r>
        <w:t xml:space="preserve">Acme Corp</w:t>
      </w:r>
      <w:r>
        <w:t xml:space="preserve">.</w:t>
      </w:r>
    </w:p>
    <w:p xmlns:w14="http://schemas.microsoft.com/office/word/2010/wordml" w14:paraId="00000003">
      <w:r>
        <w:t xml:space="preserve">Client: </w:t>
      </w:r>
      <w:sdt>
        <w:sdtPr>
          <w:tag w:val="ClientName"/>
          <w:id w:val="101"/>
        </w:sdtPr>
        <w:sdtContent>
          <w:r>
            <w:t>PLACEHOLDER</w:t>
          </w:r>
        </w:sdtContent>
      </w:sdt>
    </w:p>
    <w:p xmlns:w14="http://schemas.microsoft.com/office/word/2010/wordml" w14:paraId="00000004">
      <w:r>
        <w:t>Effective date: 2020-01-01.</w:t>
      </w:r>
    </w:p>
  </w:body>
</w:document>
</file>

<file path=word/styles.xml><?xml version="1.0" encoding="utf-8"?>
<w:styles xmlns:w="http://schemas.openxmlformats.org/wordprocessingml/2006/main">
  <w:style w:type="paragraph" w:styleId="Heading1" w:customStyle="false">
    <w:name w:val="heading 1"/>
  </w:style>
  <w:style w:type="paragraph" w:styleId="Quote" w:customStyle="false">
    <w:name w:val="Quote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b8d3156cf1d045c3" /></Relationships>
</file>