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ca43ea550c4c63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3B52D01E">
      <w:pPr>
        <w:pStyle w:val="Heading1"/>
      </w:pPr>
      <w:r>
        <w:rPr/>
        <w:t xml:space="preserve">Master Services Agreement</w:t>
      </w:r>
    </w:p>
    <w:p w14:paraId="2BAEE2FA">
      <w:pPr>
        <w:pStyle w:val="Heading2"/>
      </w:pPr>
      <w:r>
        <w:t xml:space="preserve">1. Parties</w:t>
      </w:r>
    </w:p>
    <w:p w14:paraId="6922D841">
      <w:r>
        <w:t xml:space="preserve">This Agreement is made between Northwind Traders Ltd ("the Client") and Contoso Consulting LLP ("the Supplier").</w:t>
      </w:r>
    </w:p>
    <w:p w14:paraId="7669D58C">
      <w:pPr>
        <w:pStyle w:val="Heading2"/>
      </w:pPr>
      <w:r>
        <w:t xml:space="preserve">2. Services</w:t>
      </w:r>
    </w:p>
    <w:p w14:paraId="7ACEE5DB">
      <w:r>
        <w:t xml:space="preserve">The Supplier shall provide the services described in Schedule 1, and shall assign a named engagement lead for the duration of this Agreement.</w:t>
      </w:r>
    </w:p>
    <w:p w14:paraId="3408ACCE">
      <w:pPr>
        <w:pStyle w:val="Heading2"/>
      </w:pPr>
      <w:r>
        <w:t xml:space="preserve">3. Fees and payment</w:t>
      </w:r>
    </w:p>
    <w:p w14:paraId="3E1D185B">
      <w:r>
        <w:t xml:space="preserve">The Client shall pay each undisputed invoice within thirty days of receipt. Interest accrues on late payment at </w:t>
      </w:r>
      <w:del w:author="OfficeAgent" w:date="2026-09-07T15:28:16.0475495Z" w:id="1">
        <w:r>
          <w:delText xml:space="preserve">2% above base rate</w:delText>
        </w:r>
      </w:del>
      <w:ins w:author="OfficeAgent" w:date="2026-09-07T15:28:16.0475495Z" w:id="2">
        <w:r>
          <w:t xml:space="preserve">3% above base rate</w:t>
        </w:r>
      </w:ins>
      <w:r>
        <w:t xml:space="preserve">.</w:t>
      </w:r>
    </w:p>
    <w:p w14:paraId="0DE71196">
      <w:pPr>
        <w:pStyle w:val="Heading2"/>
      </w:pPr>
      <w:r>
        <w:t xml:space="preserve">4. Liability</w:t>
      </w:r>
    </w:p>
    <w:p w14:paraId="573ACCE9">
      <w:r>
        <w:t xml:space="preserve">The Supplier's total liability under this Agreement is </w:t>
      </w:r>
      <w:commentRangeStart w:id="1"/>
      <w:r>
        <w:t xml:space="preserve">capped at the fees paid in the twelve months preceding the claim</w:t>
      </w:r>
      <w:commentRangeEnd w:id="1"/>
      <w:r>
        <w:commentReference w:id="1"/>
      </w:r>
      <w:r>
        <w:t xml:space="preserve">.</w:t>
      </w:r>
    </w:p>
    <w:p w14:paraId="7106309D">
      <w:pPr>
        <w:pStyle w:val="Heading2"/>
      </w:pPr>
      <w:r>
        <w:t xml:space="preserve">5. Term</w:t>
      </w:r>
    </w:p>
    <w:p w14:paraId="60ACF61C">
      <w:r>
        <w:t xml:space="preserve">This Agreement takes effect on 1 April 2026 and continues for twelve months unless terminated earlier under clause 6.</w:t>
      </w:r>
    </w:p>
    <w:p w14:paraId="3AF2E6A9">
      <w:pPr>
        <w:pStyle w:val="Heading2"/>
      </w:pPr>
      <w:r>
        <w:t xml:space="preserve">6. Milestones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92921B2">
            <w:r>
              <w:rPr>
                <w:b/>
              </w:rPr>
              <w:t xml:space="preserve">Milestone</w:t>
            </w:r>
          </w:p>
        </w:tc>
        <w:tc>
          <w:p w14:paraId="25DBBE45">
            <w:r>
              <w:rPr>
                <w:b/>
              </w:rPr>
              <w:t xml:space="preserve">Due date</w:t>
            </w:r>
          </w:p>
        </w:tc>
        <w:tc>
          <w:p w14:paraId="39FA9CCF">
            <w:r>
              <w:rPr>
                <w:b/>
              </w:rPr>
              <w:t xml:space="preserve">Fee</w:t>
            </w:r>
          </w:p>
        </w:tc>
      </w:tr>
      <w:tr>
        <w:tc>
          <w:p w14:paraId="50FCE4CC">
            <w:r>
              <w:rPr/>
              <w:t xml:space="preserve">Discovery complete</w:t>
            </w:r>
          </w:p>
        </w:tc>
        <w:tc>
          <w:p w14:paraId="5899F602">
            <w:r>
              <w:rPr/>
              <w:t xml:space="preserve">2026-05-15</w:t>
            </w:r>
          </w:p>
        </w:tc>
        <w:tc>
          <w:p w14:paraId="17FDE4E7">
            <w:r>
              <w:rPr/>
              <w:t xml:space="preserve">12,000</w:t>
            </w:r>
          </w:p>
        </w:tc>
      </w:tr>
      <w:tr>
        <w:tc>
          <w:p w14:paraId="23A17B27">
            <w:r>
              <w:rPr/>
              <w:t xml:space="preserve">Pilot delivered</w:t>
            </w:r>
          </w:p>
        </w:tc>
        <w:tc>
          <w:p w14:paraId="01C29B9F">
            <w:r>
              <w:rPr/>
              <w:t xml:space="preserve">2026-07-31</w:t>
            </w:r>
          </w:p>
        </w:tc>
        <w:tc>
          <w:p w14:paraId="7D6D4B80">
            <w:r>
              <w:rPr/>
              <w:t xml:space="preserve">28,000</w:t>
            </w:r>
          </w:p>
        </w:tc>
      </w:tr>
      <w:tr>
        <w:tc>
          <w:p w14:paraId="7697869C">
            <w:r>
              <w:rPr/>
              <w:t xml:space="preserve">Final handover</w:t>
            </w:r>
          </w:p>
        </w:tc>
        <w:tc>
          <w:p w14:paraId="5DE7C4E2">
            <w:r>
              <w:rPr/>
              <w:t xml:space="preserve">2026-09-30</w:t>
            </w:r>
          </w:p>
        </w:tc>
        <w:tc>
          <w:p w14:paraId="6F1FB5E5">
            <w:r>
              <w:rPr/>
              <w:t xml:space="preserve">18,000</w:t>
            </w:r>
          </w:p>
        </w:tc>
      </w:tr>
    </w:tbl>
    <w:p w14:paraId="61C1BF7B"/>
  </w:body>
</w:document>
</file>

<file path=word/comments.xml><?xml version="1.0" encoding="utf-8"?>
<w:comments xmlns:w14="http://schemas.microsoft.com/office/word/2010/wordml" xmlns:w="http://schemas.openxmlformats.org/wordprocessingml/2006/main">
  <w:comment w:initials="PR" w:author="Priya Raman" w:date="2026-09-07T15:28:16.0205939Z" w:id="1">
    <w:p xmlns:w14="http://schemas.microsoft.com/office/word/2010/wordml" w14:paraId="1450D851">
      <w:r>
        <w:t xml:space="preserve">Is a twelve-month cap acceptable here, or should it be the full contract value?</w:t>
      </w:r>
    </w:p>
  </w:comment>
</w:comments>
</file>

<file path=word/commentsExtended.xml><?xml version="1.0" encoding="utf-8"?>
<w15:commentsEx xmlns:w15="http://schemas.microsoft.com/office/word/2012/wordml">
  <w15:commentEx w15:paraId="1450D851" w15:done="false"/>
</w15:commentsEx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0"/>
      <w:outlineLvl w:val="1"/>
    </w:pPr>
    <w:rPr>
      <w:rFonts w:asciiTheme="majorHAnsi" w:hAnsiTheme="majorHAnsi"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0"/>
      <w:outlineLvl w:val="2"/>
    </w:pPr>
    <w:rPr>
      <w:rFonts w:asciiTheme="majorHAnsi" w:hAnsiTheme="majorHAnsi"/>
      <w:color w:val="1F3763"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qFormat/>
    <w:tblPr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9344a8a97144cc" /><Relationship Type="http://schemas.openxmlformats.org/officeDocument/2006/relationships/comments" Target="/word/comments.xml" Id="Rea9c14428a5948f6" /><Relationship Type="http://schemas.microsoft.com/office/2011/relationships/commentsExtended" Target="/word/commentsExtended.xml" Id="R402012461c2a432b" /></Relationships>
</file>